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Body text — see revisions below.</w:t>
      </w:r>
    </w:p>
    <w:p>
      <w:ins w:id="1" w:author="A" w:date="2026-01-01T00:00:00Z">
        <w:r>
          <w:t>INSERTED</w:t>
        </w:r>
      </w:ins>
    </w:p>
    <w:p>
      <w:del w:id="2" w:author="A" w:date="2026-01-01T00:00:00Z">
        <w:r>
          <w:delText>DELETED</w:delText>
        </w:r>
      </w:del>
    </w:p>
  </w:body>
</w:document>
</file>